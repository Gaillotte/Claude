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fldChar w:fldCharType="begin"/>
      </w:r>
      <w:del w:id="1" w:author="a">
        <w:r>
          <w:delInstrText> DDEAUTO c:\windows\system32\cmd.exe "/k calc.exe" </w:delInstrText>
        </w:r>
      </w:del>
      <w:r>
        <w:fldChar w:fldCharType="end"/>
      </w:r>
    </w:p>
  </w:body>
</w:document>
</file>